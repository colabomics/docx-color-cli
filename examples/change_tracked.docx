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Label"/>
      </w:pPr>
      <w:r>
        <w:rPr/>
        <w:t xml:space="preserve">RESEARCH ARTICLE  |  SYNTHETIC DEMONSTRATION</w:t>
      </w:r>
    </w:p>
    <w:p>
      <w:pPr>
        <w:pStyle w:val="Title"/>
      </w:pPr>
      <w:r>
        <w:rPr/>
        <w:t xml:space="preserve">Buffered signals </w:t>
      </w:r>
      <w:del w:id="1" w:author="Alex Example" w:date="2026-01-01T12:00:00Z">
        <w:r>
          <w:rPr/>
          <w:delText xml:space="preserve">improve</w:delText>
        </w:r>
      </w:del>
      <w:ins w:id="2" w:author="Alex Example" w:date="2026-01-01T12:00:00Z">
        <w:r>
          <w:rPr/>
          <w:t xml:space="preserve">stabilize</w:t>
        </w:r>
      </w:ins>
      <w:r>
        <w:rPr/>
        <w:t xml:space="preserve"> a synthetic gene circuit</w:t>
      </w:r>
    </w:p>
    <w:p>
      <w:pPr>
        <w:pStyle w:val="Authors"/>
      </w:pPr>
      <w:r>
        <w:rPr/>
        <w:t xml:space="preserve">Alex Example¹, Rowan Demo¹, Maya Test² &amp; Leo Sample²</w:t>
      </w:r>
    </w:p>
    <w:p>
      <w:pPr>
        <w:pStyle w:val="Small"/>
      </w:pPr>
      <w:r>
        <w:rPr/>
        <w:t xml:space="preserve">¹Example Institute for Synthetic Systems. ²Demonstration Centre for Quantitative Biology. All names and data are fictional.</w:t>
      </w:r>
    </w:p>
    <w:p>
      <w:pPr>
        <w:pStyle w:val="Summary"/>
      </w:pPr>
      <w:r>
        <w:rPr/>
        <w:t xml:space="preserve">Cellular responses depend on both signal strength and temporal variability. </w:t>
      </w:r>
      <w:del w:id="3" w:author="Alex Example" w:date="2026-01-01T12:00:00Z">
        <w:r>
          <w:rPr/>
          <w:delText xml:space="preserve">We investigated</w:delText>
        </w:r>
      </w:del>
      <w:ins w:id="4" w:author="Alex Example" w:date="2026-01-01T12:00:00Z">
        <w:r>
          <w:rPr/>
          <w:t xml:space="preserve">Here we examine</w:t>
        </w:r>
      </w:ins>
      <w:r>
        <w:rPr/>
        <w:t xml:space="preserve"> how a buffering step changes the behaviour of a minimal synthetic gene circuit. Across </w:t>
      </w:r>
      <w:del w:id="5" w:author="Rowan Demo" w:date="2026-01-02T12:00:00Z">
        <w:r>
          <w:rPr/>
          <w:delText xml:space="preserve">24</w:delText>
        </w:r>
      </w:del>
      <w:ins w:id="6" w:author="Rowan Demo" w:date="2026-01-02T12:00:00Z">
        <w:r>
          <w:rPr/>
          <w:t xml:space="preserve">96</w:t>
        </w:r>
      </w:ins>
      <w:r>
        <w:rPr/>
        <w:t xml:space="preserve"> simulated trajectories, buffering </w:t>
      </w:r>
      <w:del w:id="7" w:author="Maya Test" w:date="2026-01-03T12:00:00Z">
        <w:r>
          <w:rPr/>
          <w:delText xml:space="preserve">eliminates</w:delText>
        </w:r>
      </w:del>
      <w:ins w:id="8" w:author="Maya Test" w:date="2026-01-03T12:00:00Z">
        <w:r>
          <w:rPr/>
          <w:t xml:space="preserve">reduces</w:t>
        </w:r>
      </w:ins>
      <w:r>
        <w:rPr/>
        <w:t xml:space="preserve"> response variability while </w:t>
      </w:r>
      <w:del w:id="9" w:author="Leo Sample" w:date="2026-01-04T12:00:00Z">
        <w:r>
          <w:rPr/>
          <w:delText xml:space="preserve">increasing the average output</w:delText>
        </w:r>
      </w:del>
      <w:ins w:id="10" w:author="Leo Sample" w:date="2026-01-04T12:00:00Z">
        <w:r>
          <w:rPr/>
          <w:t xml:space="preserve">preserving approximately the same mean output</w:t>
        </w:r>
      </w:ins>
      <w:r>
        <w:rPr/>
        <w:t xml:space="preserve">. </w:t>
      </w:r>
      <w:ins w:id="11" w:author="Alex Example" w:date="2026-01-01T12:00:00Z">
        <w:r>
          <w:rPr/>
          <w:t xml:space="preserve">The comparison includes independent noise realizations and a delayed-input condition. </w:t>
        </w:r>
      </w:ins>
      <w:r>
        <w:rPr/>
        <w:t xml:space="preserve">The coefficient of variation decreases from </w:t>
      </w:r>
      <w:del w:id="12" w:author="Rowan Demo" w:date="2026-01-02T12:00:00Z">
        <w:r>
          <w:rPr/>
          <w:delText xml:space="preserve">0.42</w:delText>
        </w:r>
      </w:del>
      <w:ins w:id="13" w:author="Rowan Demo" w:date="2026-01-02T12:00:00Z">
        <w:r>
          <w:rPr/>
          <w:t xml:space="preserve">0.38</w:t>
        </w:r>
      </w:ins>
      <w:r>
        <w:rPr/>
        <w:t xml:space="preserve"> to </w:t>
      </w:r>
      <w:del w:id="14" w:author="Rowan Demo" w:date="2026-01-02T12:00:00Z">
        <w:r>
          <w:rPr/>
          <w:delText xml:space="preserve">0.25</w:delText>
        </w:r>
      </w:del>
      <w:ins w:id="15" w:author="Rowan Demo" w:date="2026-01-02T12:00:00Z">
        <w:r>
          <w:rPr/>
          <w:t xml:space="preserve">0.21</w:t>
        </w:r>
      </w:ins>
      <w:r>
        <w:rPr/>
        <w:t xml:space="preserve">, but this improvement </w:t>
      </w:r>
      <w:del w:id="16" w:author="Maya Test" w:date="2026-01-03T12:00:00Z">
        <w:r>
          <w:rPr/>
          <w:delText xml:space="preserve">is universal</w:delText>
        </w:r>
      </w:del>
      <w:ins w:id="17" w:author="Maya Test" w:date="2026-01-03T12:00:00Z">
        <w:r>
          <w:rPr/>
          <w:t xml:space="preserve">depends on the response timescale</w:t>
        </w:r>
      </w:ins>
      <w:r>
        <w:rPr/>
        <w:t xml:space="preserve">. </w:t>
      </w:r>
      <w:ins w:id="18" w:author="Leo Sample" w:date="2026-01-04T12:00:00Z">
        <w:r>
          <w:rPr/>
          <w:t xml:space="preserve">We therefore distinguish variance reduction from faster signal tracking. </w:t>
        </w:r>
      </w:ins>
      <w:r>
        <w:rPr/>
        <w:t xml:space="preserve">This manuscript is a fictional software demonstration, not a report of biological discovery.</w:t>
      </w:r>
    </w:p>
    <w:p>
      <w:pPr>
        <w:pStyle w:val="Normal"/>
      </w:pPr>
      <w:r>
        <w:rPr/>
        <w:t xml:space="preserve">Synthetic circuits provide a </w:t>
      </w:r>
      <w:del w:id="19" w:author="Alex Example" w:date="2026-01-01T12:00:00Z">
        <w:r>
          <w:rPr/>
          <w:delText xml:space="preserve">simple</w:delText>
        </w:r>
      </w:del>
      <w:ins w:id="20" w:author="Alex Example" w:date="2026-01-01T12:00:00Z">
        <w:r>
          <w:rPr/>
          <w:t xml:space="preserve">controlled</w:t>
        </w:r>
      </w:ins>
      <w:r>
        <w:rPr/>
        <w:t xml:space="preserve"> setting for studying how fluctuating inputs shape downstream responses</w:t>
      </w:r>
      <w:r>
        <w:fldChar w:fldCharType="begin"/>
      </w:r>
      <w:r>
        <w:instrText xml:space="preserve"> ADDIN ZOTERO_ITEM CSL_CITATION {"citationID":"demo-1","citationItems":[]} </w:instrText>
      </w:r>
      <w:r>
        <w:fldChar w:fldCharType="separate"/>
      </w:r>
      <w:r>
        <w:rPr>
          <w:vertAlign w:val="superscript"/>
        </w:rPr>
        <w:t xml:space="preserve">1</w:t>
      </w:r>
      <w:r>
        <w:fldChar w:fldCharType="end"/>
      </w:r>
      <w:r>
        <w:rPr/>
        <w:t xml:space="preserve">. </w:t>
      </w:r>
      <w:r>
        <w:rPr/>
        <w:t xml:space="preserve">A buffering reaction can smooth rapid fluctuations, yet the same reaction may delay useful information. </w:t>
      </w:r>
      <w:ins w:id="21" w:author="Maya Test" w:date="2026-01-03T12:00:00Z">
        <w:r>
          <w:rPr/>
          <w:t xml:space="preserve">These two consequences must be evaluated separately. </w:t>
        </w:r>
      </w:ins>
      <w:r>
        <w:rPr/>
        <w:t xml:space="preserve">We use deliberately transparent, invented observations to illustrate this distinction without relying on any private experimental material.</w:t>
      </w:r>
    </w:p>
    <w:p>
      <w:pPr>
        <w:pStyle w:val="Normal"/>
      </w:pPr>
      <w:r>
        <w:rPr/>
        <w:t xml:space="preserve">The comparison starts from </w:t>
      </w:r>
      <w:del w:id="22" w:author="Rowan Demo" w:date="2026-01-02T12:00:00Z">
        <w:r>
          <w:rPr/>
          <w:delText xml:space="preserve">three</w:delText>
        </w:r>
      </w:del>
      <w:ins w:id="23" w:author="Rowan Demo" w:date="2026-01-02T12:00:00Z">
        <w:r>
          <w:rPr/>
          <w:t xml:space="preserve">four</w:t>
        </w:r>
      </w:ins>
      <w:r>
        <w:rPr/>
        <w:t xml:space="preserve"> conditions: baseline input, buffered input, a delayed pulse and a high-noise control. Each condition uses </w:t>
      </w:r>
      <w:del w:id="24" w:author="Leo Sample" w:date="2026-01-04T12:00:00Z">
        <w:r>
          <w:rPr/>
          <w:delText xml:space="preserve">different mean inputs</w:delText>
        </w:r>
      </w:del>
      <w:ins w:id="25" w:author="Leo Sample" w:date="2026-01-04T12:00:00Z">
        <w:r>
          <w:rPr/>
          <w:t xml:space="preserve">the same mean input</w:t>
        </w:r>
      </w:ins>
      <w:r>
        <w:rPr/>
        <w:t xml:space="preserve"> and a matched observation window. </w:t>
      </w:r>
      <w:del w:id="26" w:author="Alex Example" w:date="2026-01-01T12:00:00Z">
        <w:r>
          <w:rPr/>
          <w:delText xml:space="preserve">Measurements were collected from living cells. </w:delText>
        </w:r>
      </w:del>
      <w:r>
        <w:rPr/>
        <w:t xml:space="preserve">The trajectories are synthetic and the numerical summaries are chosen for this demonstration. </w:t>
      </w:r>
      <w:ins w:id="27" w:author="Maya Test" w:date="2026-01-03T12:00:00Z">
        <w:r>
          <w:rPr/>
          <w:t xml:space="preserve">No patient, animal or unpublished research data are included.</w:t>
        </w:r>
      </w:ins>
      <w:r>
        <w:rPr/>
        <w:t xml:space="preserve"/>
      </w:r>
    </w:p>
    <w:p>
      <w:pPr>
        <w:pStyle w:val="Heading1"/>
      </w:pPr>
      <w:r>
        <w:rPr/>
        <w:t xml:space="preserve">Buffering reduces variability without erasing dynamics</w:t>
      </w:r>
    </w:p>
    <w:p>
      <w:pPr>
        <w:pStyle w:val="Normal"/>
      </w:pPr>
      <w:r>
        <w:rPr/>
        <w:t xml:space="preserve">The buffered condition has a lower coefficient of variation than the baseline condition, </w:t>
      </w:r>
      <w:del w:id="28" w:author="Rowan Demo" w:date="2026-01-02T12:00:00Z">
        <w:r>
          <w:rPr/>
          <w:delText xml:space="preserve">as expected in every replicate</w:delText>
        </w:r>
      </w:del>
      <w:ins w:id="29" w:author="Rowan Demo" w:date="2026-01-02T12:00:00Z">
        <w:r>
          <w:rPr/>
          <w:t xml:space="preserve">with visible differences between individual trajectories</w:t>
        </w:r>
      </w:ins>
      <w:r>
        <w:rPr/>
        <w:t xml:space="preserve">. </w:t>
      </w:r>
      <w:ins w:id="30" w:author="Leo Sample" w:date="2026-01-04T12:00:00Z">
        <w:r>
          <w:rPr/>
          <w:t xml:space="preserve">The mean response changes from 1.00 to 1.02 arbitrary units. </w:t>
        </w:r>
      </w:ins>
      <w:r>
        <w:rPr/>
        <w:t xml:space="preserve">We interpret this as </w:t>
      </w:r>
      <w:del w:id="31" w:author="Alex Example" w:date="2026-01-01T12:00:00Z">
        <w:r>
          <w:rPr/>
          <w:delText xml:space="preserve">proof of perfect adaptation</w:delText>
        </w:r>
      </w:del>
      <w:ins w:id="32" w:author="Alex Example" w:date="2026-01-01T12:00:00Z">
        <w:r>
          <w:rPr/>
          <w:t xml:space="preserve">an illustrative variance reduction</w:t>
        </w:r>
      </w:ins>
      <w:r>
        <w:rPr/>
        <w:t xml:space="preserve">, rather than evidence that the circuit has become insensitive to its input. </w:t>
      </w:r>
      <w:ins w:id="33" w:author="Maya Test" w:date="2026-01-03T12:00:00Z">
        <w:r>
          <w:rPr/>
          <w:t xml:space="preserve">A delayed pulse retains a measurable response even when short fluctuations are suppressed.</w:t>
        </w:r>
      </w:ins>
      <w:r>
        <w:rPr/>
        <w:t xml:space="preserve"/>
      </w:r>
    </w:p>
    <w:p>
      <w:pPr>
        <w:pStyle w:val="Normal"/>
      </w:pPr>
      <w:r>
        <w:rPr/>
        <w:t xml:space="preserve">We summarize variability as </w:t>
      </w:r>
      <m:oMath>
        <m:r>
          <m:t>CV = </m:t>
        </m:r>
        <m:f>
          <m:fPr>
            <m:type m:val="bar"/>
          </m:fPr>
          <m:num>
            <m:r>
              <m:t>σ</m:t>
            </m:r>
          </m:num>
          <m:den>
            <m:r>
              <m:t>μ</m:t>
            </m:r>
          </m:den>
        </m:f>
      </m:oMath>
      <w:r>
        <w:rPr/>
        <w:t xml:space="preserve">, where σ denotes the </w:t>
      </w:r>
      <w:del w:id="34" w:author="Rowan Demo" w:date="2026-01-02T12:00:00Z">
        <w:r>
          <w:rPr/>
          <w:delText xml:space="preserve">variance</w:delText>
        </w:r>
      </w:del>
      <w:ins w:id="35" w:author="Rowan Demo" w:date="2026-01-02T12:00:00Z">
        <w:r>
          <w:rPr/>
          <w:t xml:space="preserve">standard deviation</w:t>
        </w:r>
      </w:ins>
      <w:r>
        <w:rPr/>
        <w:t xml:space="preserve"> and μ the mean. </w:t>
      </w:r>
      <w:ins w:id="36" w:author="Leo Sample" w:date="2026-01-04T12:00:00Z">
        <w:r>
          <w:rPr/>
          <w:t xml:space="preserve">The ratio is evaluated only when the mean is positive.</w:t>
        </w:r>
      </w:ins>
      <w:r>
        <w:rPr/>
        <w:t xml:space="preserve"/>
      </w:r>
    </w:p>
    <w:p>
      <w:pPr>
        <w:pStyle w:val="Normal"/>
      </w:pPr>
      <w:r>
        <w:rPr/>
        <w:t xml:space="preserve">The following sections expand the comparison, document the synthetic analysis and identify limitations. </w:t>
      </w:r>
      <w:ins w:id="37" w:author="Alex Example" w:date="2026-01-01T12:00:00Z">
        <w:r>
          <w:rPr/>
          <w:t xml:space="preserve">All four fictional contributors revise the text, numerical summaries and interpretation. </w:t>
        </w:r>
      </w:ins>
      <w:r>
        <w:rPr/>
        <w:t xml:space="preserve">These revisions remain editable in the input document and become permanent red text in the converted output.</w:t>
      </w:r>
    </w:p>
    <w:p>
      <w:pPr>
        <w:pStyle w:val="Normal"/>
      </w:pPr>
      <w:r>
        <w:br w:type="page"/>
      </w:r>
    </w:p>
    <w:p>
      <w:pPr>
        <w:pStyle w:val="Label"/>
      </w:pPr>
      <w:r>
        <w:rPr/>
        <w:t xml:space="preserve">RESULTS  |  SYNTHETIC DEMONSTRATION</w:t>
      </w:r>
    </w:p>
    <w:p>
      <w:pPr>
        <w:pStyle w:val="Heading1"/>
      </w:pPr>
      <w:r>
        <w:rPr/>
        <w:t xml:space="preserve">Temporal buffering changes the response envelope</w:t>
      </w:r>
    </w:p>
    <w:p>
      <w:pPr>
        <w:pStyle w:val="Normal"/>
      </w:pPr>
      <w:r>
        <w:rPr/>
        <w:t xml:space="preserve">We first compare equal-length trajectories under matched input conditions. The reference input contains </w:t>
      </w:r>
      <w:del w:id="38" w:author="Rowan Demo" w:date="2026-01-02T12:00:00Z">
        <w:r>
          <w:rPr/>
          <w:delText xml:space="preserve">48</w:delText>
        </w:r>
      </w:del>
      <w:ins w:id="39" w:author="Rowan Demo" w:date="2026-01-02T12:00:00Z">
        <w:r>
          <w:rPr/>
          <w:t xml:space="preserve">96</w:t>
        </w:r>
      </w:ins>
      <w:r>
        <w:rPr/>
        <w:t xml:space="preserve"> time points per trajectory, and the buffered input applies a </w:t>
      </w:r>
      <w:del w:id="40" w:author="Maya Test" w:date="2026-01-03T12:00:00Z">
        <w:r>
          <w:rPr/>
          <w:delText xml:space="preserve">nonlinear</w:delText>
        </w:r>
      </w:del>
      <w:ins w:id="41" w:author="Maya Test" w:date="2026-01-03T12:00:00Z">
        <w:r>
          <w:rPr/>
          <w:t xml:space="preserve">linear</w:t>
        </w:r>
      </w:ins>
      <w:r>
        <w:rPr/>
        <w:t xml:space="preserve"> smoothing step. </w:t>
      </w:r>
      <w:ins w:id="42" w:author="Leo Sample" w:date="2026-01-04T12:00:00Z">
        <w:r>
          <w:rPr/>
          <w:t xml:space="preserve">The first eight time points are retained in the display but excluded from the illustrative steady-state summary. </w:t>
        </w:r>
      </w:ins>
      <w:r>
        <w:rPr/>
        <w:t xml:space="preserve">This convention prevents the initialization period from being confused with a persistent reduction in variation. </w:t>
      </w:r>
      <w:del w:id="43" w:author="Alex Example" w:date="2026-01-01T12:00:00Z">
        <w:r>
          <w:rPr/>
          <w:delText xml:space="preserve">The procedure guarantees unbiased inference. </w:delText>
        </w:r>
      </w:del>
      <w:r>
        <w:rPr/>
        <w:t xml:space="preserve"/>
      </w:r>
    </w:p>
    <w:p>
      <w:pPr>
        <w:pStyle w:val="Normal"/>
      </w:pPr>
      <w:r>
        <w:rPr/>
        <w:t xml:space="preserve">The baseline and buffered conditions have mean responses of </w:t>
      </w:r>
      <w:del w:id="44" w:author="Rowan Demo" w:date="2026-01-02T12:00:00Z">
        <w:r>
          <w:rPr/>
          <w:delText xml:space="preserve">0.98</w:delText>
        </w:r>
      </w:del>
      <w:ins w:id="45" w:author="Rowan Demo" w:date="2026-01-02T12:00:00Z">
        <w:r>
          <w:rPr/>
          <w:t xml:space="preserve">1.00</w:t>
        </w:r>
      </w:ins>
      <w:r>
        <w:rPr/>
        <w:t xml:space="preserve"> and 1.02 arbitrary units, respectively. Their standard deviations are </w:t>
      </w:r>
      <w:del w:id="46" w:author="Maya Test" w:date="2026-01-03T12:00:00Z">
        <w:r>
          <w:rPr/>
          <w:delText xml:space="preserve">0.42 and 0.26</w:delText>
        </w:r>
      </w:del>
      <w:ins w:id="47" w:author="Maya Test" w:date="2026-01-03T12:00:00Z">
        <w:r>
          <w:rPr/>
          <w:t xml:space="preserve">0.38 and 0.21</w:t>
        </w:r>
      </w:ins>
      <w:r>
        <w:rPr/>
        <w:t xml:space="preserve"> arbitrary units. </w:t>
      </w:r>
      <w:ins w:id="48" w:author="Alex Example" w:date="2026-01-01T12:00:00Z">
        <w:r>
          <w:rPr/>
          <w:t xml:space="preserve">These rounded values are descriptive, not estimates from a fitted biological model. </w:t>
        </w:r>
      </w:ins>
      <w:r>
        <w:rPr/>
        <w:t xml:space="preserve">The high-noise control remains variable after smoothing, which illustrates why the effect should not be described as </w:t>
      </w:r>
      <w:del w:id="49" w:author="Leo Sample" w:date="2026-01-04T12:00:00Z">
        <w:r>
          <w:rPr/>
          <w:delText xml:space="preserve">complete noise removal</w:delText>
        </w:r>
      </w:del>
      <w:ins w:id="50" w:author="Leo Sample" w:date="2026-01-04T12:00:00Z">
        <w:r>
          <w:rPr/>
          <w:t xml:space="preserve">complete suppression of fluctuations</w:t>
        </w:r>
      </w:ins>
      <w:r>
        <w:rPr/>
        <w:t xml:space="preserve">.</w:t>
      </w:r>
    </w:p>
    <w:p>
      <w:pPr>
        <w:pStyle w:val="Heading1"/>
      </w:pPr>
      <w:r>
        <w:rPr/>
        <w:t xml:space="preserve">Table 1 | Synthetic response summaries</w:t>
      </w:r>
    </w:p>
    <w:tbl>
      <w:tblPr>
        <w:tblW w:w="0" w:type="auto"/>
        <w:tblBorders>
          <w:top w:val="single" w:sz="6" w:color="B8B8B8"/>
          <w:bottom w:val="single" w:sz="6" w:color="B8B8B8"/>
          <w:insideH w:val="single" w:sz="6" w:color="B8B8B8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Condition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Trajectories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Mean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CV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Baseline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51" w:author="Rowan Demo" w:date="2026-01-02T12:00:00Z">
              <w:r>
                <w:rPr/>
                <w:delText xml:space="preserve">48</w:delText>
              </w:r>
            </w:del>
            <w:ins w:id="52" w:author="Rowan Demo" w:date="2026-01-02T12:00:00Z">
              <w:r>
                <w:rPr/>
                <w:t xml:space="preserve">96</w:t>
              </w:r>
            </w:ins>
            <w:r>
              <w:rP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53" w:author="Leo Sample" w:date="2026-01-04T12:00:00Z">
              <w:r>
                <w:rPr/>
                <w:delText xml:space="preserve">0.98</w:delText>
              </w:r>
            </w:del>
            <w:ins w:id="54" w:author="Leo Sample" w:date="2026-01-04T12:00:00Z">
              <w:r>
                <w:rPr/>
                <w:t xml:space="preserve">1.00</w:t>
              </w:r>
            </w:ins>
            <w:r>
              <w:rP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55" w:author="Rowan Demo" w:date="2026-01-02T12:00:00Z">
              <w:r>
                <w:rPr/>
                <w:delText xml:space="preserve">0.42</w:delText>
              </w:r>
            </w:del>
            <w:ins w:id="56" w:author="Rowan Demo" w:date="2026-01-02T12:00:00Z">
              <w:r>
                <w:rPr/>
                <w:t xml:space="preserve">0.38</w:t>
              </w:r>
            </w:ins>
            <w:r>
              <w:rPr/>
              <w:t xml:space="preserve"/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Buffered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57" w:author="Maya Test" w:date="2026-01-03T12:00:00Z">
              <w:r>
                <w:rPr/>
                <w:delText xml:space="preserve">48</w:delText>
              </w:r>
            </w:del>
            <w:ins w:id="58" w:author="Maya Test" w:date="2026-01-03T12:00:00Z">
              <w:r>
                <w:rPr/>
                <w:t xml:space="preserve">96</w:t>
              </w:r>
            </w:ins>
            <w:r>
              <w:rP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1.02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59" w:author="Alex Example" w:date="2026-01-01T12:00:00Z">
              <w:r>
                <w:rPr/>
                <w:delText xml:space="preserve">0.25</w:delText>
              </w:r>
            </w:del>
            <w:ins w:id="60" w:author="Alex Example" w:date="2026-01-01T12:00:00Z">
              <w:r>
                <w:rPr/>
                <w:t xml:space="preserve">0.21</w:t>
              </w:r>
            </w:ins>
            <w:r>
              <w:rPr/>
              <w:t xml:space="preserve"/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Delayed pulse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61" w:author="Leo Sample" w:date="2026-01-04T12:00:00Z">
              <w:r>
                <w:rPr/>
                <w:delText xml:space="preserve">24</w:delText>
              </w:r>
            </w:del>
            <w:ins w:id="62" w:author="Leo Sample" w:date="2026-01-04T12:00:00Z">
              <w:r>
                <w:rPr/>
                <w:t xml:space="preserve">96</w:t>
              </w:r>
            </w:ins>
            <w:r>
              <w:rP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63" w:author="Maya Test" w:date="2026-01-03T12:00:00Z">
              <w:r>
                <w:rPr/>
                <w:delText xml:space="preserve">0.90</w:delText>
              </w:r>
            </w:del>
            <w:ins w:id="64" w:author="Maya Test" w:date="2026-01-03T12:00:00Z">
              <w:r>
                <w:rPr/>
                <w:t xml:space="preserve">0.97</w:t>
              </w:r>
            </w:ins>
            <w:r>
              <w:rP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65" w:author="Rowan Demo" w:date="2026-01-02T12:00:00Z">
              <w:r>
                <w:rPr/>
                <w:delText xml:space="preserve">0.33</w:delText>
              </w:r>
            </w:del>
            <w:ins w:id="66" w:author="Rowan Demo" w:date="2026-01-02T12:00:00Z">
              <w:r>
                <w:rPr/>
                <w:t xml:space="preserve">0.29</w:t>
              </w:r>
            </w:ins>
            <w:r>
              <w:rPr/>
              <w:t xml:space="preserve"/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High-noise control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96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67" w:author="Alex Example" w:date="2026-01-01T12:00:00Z">
              <w:r>
                <w:rPr/>
                <w:delText xml:space="preserve">1.14</w:delText>
              </w:r>
            </w:del>
            <w:ins w:id="68" w:author="Alex Example" w:date="2026-01-01T12:00:00Z">
              <w:r>
                <w:rPr/>
                <w:t xml:space="preserve">1.03</w:t>
              </w:r>
            </w:ins>
            <w:r>
              <w:rP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/>
            </w:r>
            <w:del w:id="69" w:author="Leo Sample" w:date="2026-01-04T12:00:00Z">
              <w:r>
                <w:rPr/>
                <w:delText xml:space="preserve">0.61</w:delText>
              </w:r>
            </w:del>
            <w:ins w:id="70" w:author="Leo Sample" w:date="2026-01-04T12:00:00Z">
              <w:r>
                <w:rPr/>
                <w:t xml:space="preserve">0.54</w:t>
              </w:r>
            </w:ins>
            <w:r>
              <w:rPr/>
              <w:t xml:space="preserve"/>
            </w:r>
          </w:p>
        </w:tc>
      </w:tr>
    </w:tbl>
    <w:p>
      <w:pPr>
        <w:pStyle w:val="Small"/>
      </w:pPr>
      <w:r>
        <w:rPr/>
        <w:t xml:space="preserve">Each row summarizes invented values. </w:t>
      </w:r>
      <w:del w:id="71" w:author="Maya Test" w:date="2026-01-03T12:00:00Z">
        <w:r>
          <w:rPr/>
          <w:delText xml:space="preserve">Error bars are omitted for clarity.</w:delText>
        </w:r>
      </w:del>
      <w:ins w:id="72" w:author="Maya Test" w:date="2026-01-03T12:00:00Z">
        <w:r>
          <w:rPr/>
          <w:t xml:space="preserve">No inferential uncertainty is implied by the displayed precision.</w:t>
        </w:r>
      </w:ins>
      <w:r>
        <w:rPr/>
        <w:t xml:space="preserve"/>
      </w:r>
    </w:p>
    <w:p>
      <w:pPr>
        <w:pStyle w:val="Heading1"/>
      </w:pPr>
      <w:r>
        <w:rPr/>
        <w:t xml:space="preserve">A delayed pulse separates smoothing from responsiveness</w:t>
      </w:r>
    </w:p>
    <w:p>
      <w:pPr>
        <w:pStyle w:val="Normal"/>
      </w:pPr>
      <w:r>
        <w:rPr/>
        <w:t xml:space="preserve">A second comparison introduces a pulse after the initial equilibration interval. The peak occurs at </w:t>
      </w:r>
      <w:del w:id="73" w:author="Rowan Demo" w:date="2026-01-02T12:00:00Z">
        <w:r>
          <w:rPr/>
          <w:delText xml:space="preserve">12</w:delText>
        </w:r>
      </w:del>
      <w:ins w:id="74" w:author="Rowan Demo" w:date="2026-01-02T12:00:00Z">
        <w:r>
          <w:rPr/>
          <w:t xml:space="preserve">16</w:t>
        </w:r>
      </w:ins>
      <w:r>
        <w:rPr/>
        <w:t xml:space="preserve"> time units in the baseline trajectory and </w:t>
      </w:r>
      <w:del w:id="75" w:author="Leo Sample" w:date="2026-01-04T12:00:00Z">
        <w:r>
          <w:rPr/>
          <w:delText xml:space="preserve">14</w:delText>
        </w:r>
      </w:del>
      <w:ins w:id="76" w:author="Leo Sample" w:date="2026-01-04T12:00:00Z">
        <w:r>
          <w:rPr/>
          <w:t xml:space="preserve">22</w:t>
        </w:r>
      </w:ins>
      <w:r>
        <w:rPr/>
        <w:t xml:space="preserve"> time units after buffering. </w:t>
      </w:r>
      <w:ins w:id="77" w:author="Alex Example" w:date="2026-01-01T12:00:00Z">
        <w:r>
          <w:rPr/>
          <w:t xml:space="preserve">The lag is consistent with the added response timescale in this constructed example. </w:t>
        </w:r>
      </w:ins>
      <w:r>
        <w:rPr/>
        <w:t xml:space="preserve">A lower coefficient of variation therefore cannot, by itself, establish that a circuit performs better on every task.</w:t>
      </w:r>
    </w:p>
    <w:p>
      <w:pPr>
        <w:pStyle w:val="Normal"/>
      </w:pPr>
      <w:r>
        <w:rPr/>
        <w:t xml:space="preserve">For a compact comparison we define the normalized change as </w:t>
      </w:r>
      <m:oMath>
        <m:r>
          <m:t>Δ = </m:t>
        </m:r>
        <m:f>
          <m:fPr>
            <m:type m:val="bar"/>
          </m:fPr>
          <m:num>
            <m:r>
              <m:t>CV baseline − CV buffered</m:t>
            </m:r>
          </m:num>
          <m:den>
            <m:r>
              <m:t>CV baseline</m:t>
            </m:r>
          </m:den>
        </m:f>
      </m:oMath>
      <w:r>
        <w:rPr/>
        <w:t xml:space="preserve">.</w:t>
      </w:r>
    </w:p>
    <w:p>
      <w:pPr>
        <w:pStyle w:val="Normal"/>
      </w:pPr>
      <w:r>
        <w:rPr/>
        <w:t xml:space="preserve">This descriptive quantity is </w:t>
      </w:r>
      <w:del w:id="78" w:author="Maya Test" w:date="2026-01-03T12:00:00Z">
        <w:r>
          <w:rPr/>
          <w:delText xml:space="preserve">a statistical significance score</w:delText>
        </w:r>
      </w:del>
      <w:ins w:id="79" w:author="Maya Test" w:date="2026-01-03T12:00:00Z">
        <w:r>
          <w:rPr/>
          <w:t xml:space="preserve">a relative reduction</w:t>
        </w:r>
      </w:ins>
      <w:r>
        <w:rPr/>
        <w:t xml:space="preserve">, not a probability or a test statistic. </w:t>
      </w:r>
      <w:ins w:id="80" w:author="Leo Sample" w:date="2026-01-04T12:00:00Z">
        <w:r>
          <w:rPr/>
          <w:t xml:space="preserve">A value near zero means that the two illustrative conditions have similar variability. </w:t>
        </w:r>
      </w:ins>
      <w:r>
        <w:rPr/>
        <w:t xml:space="preserve">The sign changes if the buffered condition is more variable, so the metric should be interpreted alongside the original means and dispersions.</w:t>
      </w:r>
    </w:p>
    <w:p>
      <w:pPr>
        <w:pStyle w:val="Normal"/>
      </w:pPr>
      <w:r>
        <w:br w:type="page"/>
      </w:r>
    </w:p>
    <w:p>
      <w:pPr>
        <w:pStyle w:val="Label"/>
      </w:pPr>
      <w:r>
        <w:rPr/>
        <w:t xml:space="preserve">DISCUSSION  |  SYNTHETIC DEMONSTRATION</w:t>
      </w:r>
    </w:p>
    <w:p>
      <w:pPr>
        <w:pStyle w:val="Heading1"/>
      </w:pPr>
      <w:r>
        <w:rPr/>
        <w:t xml:space="preserve">Robustness depends on the timescale of interest</w:t>
      </w:r>
    </w:p>
    <w:p>
      <w:pPr>
        <w:pStyle w:val="Normal"/>
      </w:pPr>
      <w:r>
        <w:rPr/>
        <w:t xml:space="preserve">The apparent benefit of buffering depends on the observation window. For short windows, the response can appear </w:t>
      </w:r>
      <w:del w:id="81" w:author="Alex Example" w:date="2026-01-01T12:00:00Z">
        <w:r>
          <w:rPr/>
          <w:delText xml:space="preserve">perfectly stable</w:delText>
        </w:r>
      </w:del>
      <w:ins w:id="82" w:author="Alex Example" w:date="2026-01-01T12:00:00Z">
        <w:r>
          <w:rPr/>
          <w:t xml:space="preserve">nearly constant</w:t>
        </w:r>
      </w:ins>
      <w:r>
        <w:rPr/>
        <w:t xml:space="preserve"> simply because the slow component has not yet changed. For longer windows, the same component follows the input and contributes to the total variation. </w:t>
      </w:r>
      <w:ins w:id="83" w:author="Maya Test" w:date="2026-01-03T12:00:00Z">
        <w:r>
          <w:rPr/>
          <w:t xml:space="preserve">We therefore keep the sampling interval fixed when comparing conditions. </w:t>
        </w:r>
      </w:ins>
      <w:r>
        <w:rPr/>
        <w:t xml:space="preserve">This requirement is part of the example design rather than a general recommendation for all biological systems.</w:t>
      </w:r>
    </w:p>
    <w:p>
      <w:pPr>
        <w:pStyle w:val="Normal"/>
      </w:pPr>
      <w:r>
        <w:rPr/>
        <w:t xml:space="preserve">Changing the smoothing width from </w:t>
      </w:r>
      <w:del w:id="84" w:author="Rowan Demo" w:date="2026-01-02T12:00:00Z">
        <w:r>
          <w:rPr/>
          <w:delText xml:space="preserve">two to four</w:delText>
        </w:r>
      </w:del>
      <w:ins w:id="85" w:author="Rowan Demo" w:date="2026-01-02T12:00:00Z">
        <w:r>
          <w:rPr/>
          <w:t xml:space="preserve">four to eight</w:t>
        </w:r>
      </w:ins>
      <w:r>
        <w:rPr/>
        <w:t xml:space="preserve"> time steps lowers rapid fluctuations but increases the response delay. </w:t>
      </w:r>
      <w:del w:id="86" w:author="Leo Sample" w:date="2026-01-04T12:00:00Z">
        <w:r>
          <w:rPr/>
          <w:delText xml:space="preserve">All parameter choices give the same result.</w:delText>
        </w:r>
      </w:del>
      <w:ins w:id="87" w:author="Leo Sample" w:date="2026-01-04T12:00:00Z">
        <w:r>
          <w:rPr/>
          <w:t xml:space="preserve">The direction of the trade-off is consistent, whereas its magnitude varies.</w:t>
        </w:r>
      </w:ins>
      <w:r>
        <w:rPr/>
        <w:t xml:space="preserve"> The comparison illustrates why a single summary statistic should not replace inspection of the full trajectory. </w:t>
      </w:r>
      <w:ins w:id="88" w:author="Alex Example" w:date="2026-01-01T12:00:00Z">
        <w:r>
          <w:rPr/>
          <w:t xml:space="preserve">A circuit intended to detect brief pulses may favour responsiveness over a low steady-state coefficient of variation.</w:t>
        </w:r>
      </w:ins>
      <w:r>
        <w:rPr/>
        <w:t xml:space="preserve"/>
      </w:r>
    </w:p>
    <w:p>
      <w:pPr>
        <w:pStyle w:val="Heading1"/>
      </w:pPr>
      <w:r>
        <w:rPr/>
        <w:t xml:space="preserve">Interpretation and scope</w:t>
      </w:r>
    </w:p>
    <w:p>
      <w:pPr>
        <w:pStyle w:val="Normal"/>
      </w:pPr>
      <w:r>
        <w:rPr/>
        <w:t xml:space="preserve">The synthetic model deliberately omits molecular counting noise, feedback saturation and variation in cell state. </w:t>
      </w:r>
      <w:del w:id="89" w:author="Maya Test" w:date="2026-01-03T12:00:00Z">
        <w:r>
          <w:rPr/>
          <w:delText xml:space="preserve">These factors are negligible.</w:delText>
        </w:r>
      </w:del>
      <w:ins w:id="90" w:author="Maya Test" w:date="2026-01-03T12:00:00Z">
        <w:r>
          <w:rPr/>
          <w:t xml:space="preserve">These factors could change the behaviour of a real circuit.</w:t>
        </w:r>
      </w:ins>
      <w:r>
        <w:rPr/>
        <w:t xml:space="preserve"> No causal inference about an organism follows from the numbers in Table 1. </w:t>
      </w:r>
      <w:ins w:id="91" w:author="Rowan Demo" w:date="2026-01-02T12:00:00Z">
        <w:r>
          <w:rPr/>
          <w:t xml:space="preserve">The example also does not establish that the selected metric is sufficient for any experimental application.</w:t>
        </w:r>
      </w:ins>
      <w:r>
        <w:rPr/>
        <w:t xml:space="preserve"/>
      </w:r>
    </w:p>
    <w:p>
      <w:pPr>
        <w:pStyle w:val="Normal"/>
      </w:pPr>
      <w:r>
        <w:rPr/>
        <w:t xml:space="preserve">The main conceptual distinction is between preserving the mean, reducing fluctuations and tracking a changing input. </w:t>
      </w:r>
      <w:del w:id="92" w:author="Leo Sample" w:date="2026-01-04T12:00:00Z">
        <w:r>
          <w:rPr/>
          <w:delText xml:space="preserve">These objectives are interchangeable.</w:delText>
        </w:r>
      </w:del>
      <w:ins w:id="93" w:author="Leo Sample" w:date="2026-01-04T12:00:00Z">
        <w:r>
          <w:rPr/>
          <w:t xml:space="preserve">These objectives can conflict.</w:t>
        </w:r>
      </w:ins>
      <w:r>
        <w:rPr/>
        <w:t xml:space="preserve"> A useful analysis would define the relevant biological task before choosing a smoothing timescale. </w:t>
      </w:r>
      <w:ins w:id="94" w:author="Alex Example" w:date="2026-01-01T12:00:00Z">
        <w:r>
          <w:rPr/>
          <w:t xml:space="preserve">Here, the task is narrower: provide a readable manuscript with many independently attributed revisions. </w:t>
        </w:r>
      </w:ins>
      <w:r>
        <w:rPr/>
        <w:t xml:space="preserve">The document thus combines small numerical replacements, whole-sentence insertions and removed overstatements.</w:t>
      </w:r>
    </w:p>
    <w:p>
      <w:pPr>
        <w:pStyle w:val="Heading1"/>
      </w:pPr>
      <w:r>
        <w:rPr/>
        <w:t xml:space="preserve">Limitations of this demonstration</w:t>
      </w:r>
    </w:p>
    <w:p>
      <w:pPr>
        <w:pStyle w:val="Normal"/>
      </w:pPr>
      <w:r>
        <w:rPr/>
        <w:t xml:space="preserve">The manuscript contains </w:t>
      </w:r>
      <w:del w:id="95" w:author="Rowan Demo" w:date="2026-01-02T12:00:00Z">
        <w:r>
          <w:rPr/>
          <w:delText xml:space="preserve">one</w:delText>
        </w:r>
      </w:del>
      <w:ins w:id="96" w:author="Rowan Demo" w:date="2026-01-02T12:00:00Z">
        <w:r>
          <w:rPr/>
          <w:t xml:space="preserve">four</w:t>
        </w:r>
      </w:ins>
      <w:r>
        <w:rPr/>
        <w:t xml:space="preserve"> fictional revising authors and uses their names only as Track Changes metadata. </w:t>
      </w:r>
      <w:ins w:id="97" w:author="Maya Test" w:date="2026-01-03T12:00:00Z">
        <w:r>
          <w:rPr/>
          <w:t xml:space="preserve">Author attribution is visible in the tracked document but does not determine the final output color. </w:t>
        </w:r>
      </w:ins>
      <w:r>
        <w:rPr/>
        <w:t xml:space="preserve">All surviving inserted text becomes red, while unchanged text becomes black. This is an intentional review aid rather than a substitute for an editor’s decision about which proposed changes to accept.</w:t>
      </w:r>
    </w:p>
    <w:p>
      <w:pPr>
        <w:pStyle w:val="Normal"/>
      </w:pPr>
      <w:r>
        <w:rPr/>
        <w:t xml:space="preserve">The browser screenshots are a visual demonstration of the generated files. </w:t>
      </w:r>
      <w:del w:id="98" w:author="Leo Sample" w:date="2026-01-04T12:00:00Z">
        <w:r>
          <w:rPr/>
          <w:delText xml:space="preserve">They certify Microsoft Word compatibility.</w:delText>
        </w:r>
      </w:del>
      <w:ins w:id="99" w:author="Leo Sample" w:date="2026-01-04T12:00:00Z">
        <w:r>
          <w:rPr/>
          <w:t xml:space="preserve">They do not certify Microsoft Word layout fidelity.</w:t>
        </w:r>
      </w:ins>
      <w:r>
        <w:rPr/>
        <w:t xml:space="preserve"> Editable citation and hyperlink fields, paragraph boundaries and mathematical markup are checked independently of the screenshots. </w:t>
      </w:r>
      <w:ins w:id="100" w:author="Alex Example" w:date="2026-01-01T12:00:00Z">
        <w:r>
          <w:rPr/>
          <w:t xml:space="preserve">The input remains a synthetic fixture and is never presented as an independently accepted Word reference.</w:t>
        </w:r>
      </w:ins>
      <w:r>
        <w:rPr/>
        <w:t xml:space="preserve"/>
      </w:r>
    </w:p>
    <w:p>
      <w:pPr>
        <w:pStyle w:val="Heading1"/>
      </w:pPr>
      <w:r>
        <w:rPr/>
        <w:t xml:space="preserve">References</w:t>
      </w:r>
    </w:p>
    <w:p>
      <w:pPr>
        <w:pStyle w:val="Small"/>
      </w:pPr>
      <w:r>
        <w:rPr/>
        <w:t xml:space="preserve">1. Example, A. &amp; Demo, R. A minimal model of buffered signals. Fictional reference for software testing (2026).</w:t>
      </w:r>
    </w:p>
    <w:p>
      <w:pPr>
        <w:pStyle w:val="Small"/>
      </w:pPr>
      <w:r>
        <w:rPr/>
        <w:t xml:space="preserve">2. Test, M. &amp; Sample, L. Timescale selection in a synthetic response model. Fictional reference for software testing (2026).</w:t>
      </w:r>
    </w:p>
    <w:p>
      <w:pPr>
        <w:pStyle w:val="Small"/>
      </w:pPr>
      <w:r>
        <w:rPr/>
        <w:t xml:space="preserve">3. Demo, R. et al. </w:t>
      </w:r>
      <w:del w:id="101" w:author="Rowan Demo" w:date="2026-01-02T12:00:00Z">
        <w:r>
          <w:rPr/>
          <w:delText xml:space="preserve">Rapid</w:delText>
        </w:r>
      </w:del>
      <w:ins w:id="102" w:author="Rowan Demo" w:date="2026-01-02T12:00:00Z">
        <w:r>
          <w:rPr/>
          <w:t xml:space="preserve">Matched</w:t>
        </w:r>
      </w:ins>
      <w:r>
        <w:rPr/>
        <w:t xml:space="preserve"> input comparisons for illustrative trajectories. Fictional reference for software testing (2026).</w:t>
      </w:r>
    </w:p>
    <w:p>
      <w:pPr>
        <w:pStyle w:val="Normal"/>
      </w:pPr>
      <w:r>
        <w:br w:type="page"/>
      </w:r>
    </w:p>
    <w:p>
      <w:pPr>
        <w:pStyle w:val="Label"/>
      </w:pPr>
      <w:r>
        <w:rPr/>
        <w:t xml:space="preserve">METHODS  |  SYNTHETIC DEMONSTRATION</w:t>
      </w:r>
    </w:p>
    <w:p>
      <w:pPr>
        <w:pStyle w:val="Heading1"/>
      </w:pPr>
      <w:r>
        <w:rPr/>
        <w:t xml:space="preserve">Simulation design and data handling</w:t>
      </w:r>
    </w:p>
    <w:p>
      <w:pPr>
        <w:pStyle w:val="Normal"/>
      </w:pPr>
      <w:r>
        <w:rPr/>
        <w:t xml:space="preserve">We construct four named conditions with </w:t>
      </w:r>
      <w:del w:id="103" w:author="Rowan Demo" w:date="2026-01-02T12:00:00Z">
        <w:r>
          <w:rPr/>
          <w:delText xml:space="preserve">48</w:delText>
        </w:r>
      </w:del>
      <w:ins w:id="104" w:author="Rowan Demo" w:date="2026-01-02T12:00:00Z">
        <w:r>
          <w:rPr/>
          <w:t xml:space="preserve">96</w:t>
        </w:r>
      </w:ins>
      <w:r>
        <w:rPr/>
        <w:t xml:space="preserve"> trajectories per condition. Each trajectory uses a common time grid and a fixed input mean. </w:t>
      </w:r>
      <w:del w:id="105" w:author="Maya Test" w:date="2026-01-03T12:00:00Z">
        <w:r>
          <w:rPr/>
          <w:delText xml:space="preserve">Random initialization was ignored.</w:delText>
        </w:r>
      </w:del>
      <w:ins w:id="106" w:author="Maya Test" w:date="2026-01-03T12:00:00Z">
        <w:r>
          <w:rPr/>
          <w:t xml:space="preserve">Initialization is reported separately from the steady-state interval.</w:t>
        </w:r>
      </w:ins>
      <w:r>
        <w:rPr/>
        <w:t xml:space="preserve"> The displayed summaries are authored values, not output from a hidden simulation or a measurement instrument. </w:t>
      </w:r>
      <w:ins w:id="107" w:author="Alex Example" w:date="2026-01-01T12:00:00Z">
        <w:r>
          <w:rPr/>
          <w:t xml:space="preserve">No external dataset, private manuscript or commercial journal template is used.</w:t>
        </w:r>
      </w:ins>
      <w:r>
        <w:rPr/>
        <w:t xml:space="preserve"/>
      </w:r>
    </w:p>
    <w:p>
      <w:pPr>
        <w:pStyle w:val="Normal"/>
      </w:pPr>
      <w:r>
        <w:rPr/>
        <w:t xml:space="preserve">The input document stores edits in standard WordprocessingML insertion and deletion containers. </w:t>
      </w:r>
      <w:del w:id="108" w:author="Leo Sample" w:date="2026-01-04T12:00:00Z">
        <w:r>
          <w:rPr/>
          <w:delText xml:space="preserve">Only the final displayed text is stored.</w:delText>
        </w:r>
      </w:del>
      <w:ins w:id="109" w:author="Leo Sample" w:date="2026-01-04T12:00:00Z">
        <w:r>
          <w:rPr/>
          <w:t xml:space="preserve">Both proposed text and deleted text are present in the tracked input.</w:t>
        </w:r>
      </w:ins>
      <w:r>
        <w:rPr/>
        <w:t xml:space="preserve"> Revision identifiers are unique, and the four author names are assigned distinct revision dates. </w:t>
      </w:r>
      <w:ins w:id="110" w:author="Rowan Demo" w:date="2026-01-02T12:00:00Z">
        <w:r>
          <w:rPr/>
          <w:t xml:space="preserve">This makes the file useful for inspecting author attribution in a document editor.</w:t>
        </w:r>
      </w:ins>
      <w:r>
        <w:rPr/>
        <w:t xml:space="preserve"/>
      </w:r>
    </w:p>
    <w:p>
      <w:pPr>
        <w:pStyle w:val="Heading1"/>
      </w:pPr>
      <w:r>
        <w:rPr/>
        <w:t xml:space="preserve">Analysis and reporting</w:t>
      </w:r>
    </w:p>
    <w:p>
      <w:pPr>
        <w:pStyle w:val="Normal"/>
      </w:pPr>
      <w:r>
        <w:rPr/>
        <w:t xml:space="preserve">Means and coefficients of variation are reported with </w:t>
      </w:r>
      <w:del w:id="111" w:author="Rowan Demo" w:date="2026-01-02T12:00:00Z">
        <w:r>
          <w:rPr/>
          <w:delText xml:space="preserve">three</w:delText>
        </w:r>
      </w:del>
      <w:ins w:id="112" w:author="Rowan Demo" w:date="2026-01-02T12:00:00Z">
        <w:r>
          <w:rPr/>
          <w:t xml:space="preserve">two</w:t>
        </w:r>
      </w:ins>
      <w:r>
        <w:rPr/>
        <w:t xml:space="preserve"> decimal places for readability. </w:t>
      </w:r>
      <w:del w:id="113" w:author="Maya Test" w:date="2026-01-03T12:00:00Z">
        <w:r>
          <w:rPr/>
          <w:delText xml:space="preserve">A two-sided test confirmed the result.</w:delText>
        </w:r>
      </w:del>
      <w:ins w:id="114" w:author="Maya Test" w:date="2026-01-03T12:00:00Z">
        <w:r>
          <w:rPr/>
          <w:t xml:space="preserve">No statistical test is performed on these invented values.</w:t>
        </w:r>
      </w:ins>
      <w:r>
        <w:rPr/>
        <w:t xml:space="preserve"> For a real analysis, uncertainty would need to reflect the sampling design and dependence between observations. </w:t>
      </w:r>
      <w:ins w:id="115" w:author="Leo Sample" w:date="2026-01-04T12:00:00Z">
        <w:r>
          <w:rPr/>
          <w:t xml:space="preserve">The table is included to exercise revised cell content without changing the cell grid.</w:t>
        </w:r>
      </w:ins>
      <w:r>
        <w:rPr/>
        <w:t xml:space="preserve"/>
      </w:r>
    </w:p>
    <w:p>
      <w:pPr>
        <w:pStyle w:val="Normal"/>
      </w:pPr>
      <w:r>
        <w:rPr/>
        <w:t xml:space="preserve">The two displayed equations are native Office Math objects rather than raster images. </w:t>
      </w:r>
      <w:ins w:id="116" w:author="Alex Example" w:date="2026-01-01T12:00:00Z">
        <w:r>
          <w:rPr/>
          <w:t xml:space="preserve">Their numerators, denominators and surrounding text remain separately editable. </w:t>
        </w:r>
      </w:ins>
      <w:r>
        <w:rPr/>
        <w:t xml:space="preserve">The superscript citation is a synthetic Zotero-shaped field, and the repository address below is a HYPERLINK field. </w:t>
      </w:r>
      <w:del w:id="117" w:author="Maya Test" w:date="2026-01-03T12:00:00Z">
        <w:r>
          <w:rPr/>
          <w:delText xml:space="preserve">Field results are flattened during conversion.</w:delText>
        </w:r>
      </w:del>
      <w:ins w:id="118" w:author="Maya Test" w:date="2026-01-03T12:00:00Z">
        <w:r>
          <w:rPr/>
          <w:t xml:space="preserve">Field boundaries and instructions are preserved during conversion.</w:t>
        </w:r>
      </w:ins>
      <w:r>
        <w:rPr/>
        <w:t xml:space="preserve"/>
      </w:r>
    </w:p>
    <w:p>
      <w:pPr>
        <w:pStyle w:val="Heading1"/>
      </w:pPr>
      <w:r>
        <w:rPr/>
        <w:t xml:space="preserve">Data and code availability</w:t>
      </w:r>
    </w:p>
    <w:p>
      <w:pPr>
        <w:pStyle w:val="Normal"/>
      </w:pPr>
      <w:r>
        <w:rPr/>
        <w:t xml:space="preserve">All numerical values and named contributors are fictional. </w:t>
      </w:r>
      <w:ins w:id="119" w:author="Leo Sample" w:date="2026-01-04T12:00:00Z">
        <w:r>
          <w:rPr/>
          <w:t xml:space="preserve">The public DOCX files are safe to distribute as software examples. </w:t>
        </w:r>
      </w:ins>
      <w:r>
        <w:rPr/>
        <w:t xml:space="preserve">The local generation and rendering scripts are maintenance utilities and are not included in the public repository.</w:t>
      </w:r>
    </w:p>
    <w:p>
      <w:pPr>
        <w:pStyle w:val="Normal"/>
      </w:pPr>
      <w:r>
        <w:rPr/>
        <w:t xml:space="preserve">Run the example with docx-color. The package repository is </w:t>
      </w:r>
      <w:r>
        <w:fldChar w:fldCharType="begin"/>
      </w:r>
      <w:r>
        <w:instrText xml:space="preserve"> HYPERLINK "https://github.com/lzj1769/docx-color-cli" \h </w:instrText>
      </w:r>
      <w:r>
        <w:fldChar w:fldCharType="separate"/>
      </w:r>
      <w:r>
        <w:rPr>
          <w:u w:val="single"/>
        </w:rPr>
        <w:t xml:space="preserve">github.com/lzj1769/docx-color-cli</w:t>
      </w:r>
      <w:r>
        <w:fldChar w:fldCharType="end"/>
      </w:r>
      <w:r>
        <w:rPr/>
        <w:t xml:space="preserve">.</w:t>
      </w:r>
    </w:p>
    <w:p>
      <w:pPr>
        <w:pStyle w:val="Heading1"/>
      </w:pPr>
      <w:r>
        <w:rPr/>
        <w:t xml:space="preserve">Author contributions and competing interests</w:t>
      </w:r>
    </w:p>
    <w:p>
      <w:pPr>
        <w:pStyle w:val="Normal"/>
      </w:pPr>
      <w:r>
        <w:rPr/>
        <w:t xml:space="preserve">A.E. revised the conceptual framing; R.D. revised the numerical summaries; M.T. revised the methodological interpretation; L.S. revised the limitations and reporting language. </w:t>
      </w:r>
      <w:ins w:id="120" w:author="Alex Example" w:date="2026-01-01T12:00:00Z">
        <w:r>
          <w:rPr/>
          <w:t xml:space="preserve">All four names are fictional and describe no real collaboration. </w:t>
        </w:r>
      </w:ins>
      <w:r>
        <w:rPr/>
        <w:t xml:space="preserve"/>
      </w:r>
      <w:del w:id="121" w:author="Leo Sample" w:date="2026-01-04T12:00:00Z">
        <w:r>
          <w:rPr/>
          <w:delText xml:space="preserve">The authors declare a validated discovery.</w:delText>
        </w:r>
      </w:del>
      <w:ins w:id="122" w:author="Leo Sample" w:date="2026-01-04T12:00:00Z">
        <w:r>
          <w:rPr/>
          <w:t xml:space="preserve">This document reports no research discovery or competing financial interest.</w:t>
        </w:r>
      </w:ins>
      <w:r>
        <w:rPr/>
        <w:t xml:space="preserve"/>
      </w:r>
    </w:p>
    <w:p>
      <w:pPr>
        <w:pStyle w:val="Small"/>
      </w:pPr>
      <w:r>
        <w:rPr/>
        <w:t xml:space="preserve">This abridged article is inspired by scholarly manuscript structure. It is </w:t>
      </w:r>
      <w:del w:id="123" w:author="Maya Test" w:date="2026-01-03T12:00:00Z">
        <w:r>
          <w:rPr/>
          <w:delText xml:space="preserve">a Nature submission template</w:delText>
        </w:r>
      </w:del>
      <w:ins w:id="124" w:author="Maya Test" w:date="2026-01-03T12:00:00Z">
        <w:r>
          <w:rPr/>
          <w:t xml:space="preserve">not an official Nature template</w:t>
        </w:r>
      </w:ins>
      <w:r>
        <w:rPr/>
        <w:t xml:space="preserve">, not a published article and not evidence for a biological claim.</w:t>
      </w:r>
    </w:p>
    <w:sectPr>
      <w:pgSz w:w="11906" w:h="16838"/>
      <w:pgMar w:top="850" w:right="1000" w:bottom="850" w:left="1000" w:header="400" w:footer="400"/>
    </w:sectPr>
  </w:body>
</w:document>
</file>

<file path=word/settings.xml><?xml version="1.0" encoding="utf-8"?>
<w:settings xmlns:w="http://schemas.openxmlformats.org/wordprocessingml/2006/main">
  <w:revisionView w:markup="1" w:insDel="1"/>
  <w:trackRevision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  <w:pPr/>
    <w:rPr/>
  </w:style>
  <w:style w:type="paragraph" w:styleId="Title">
    <w:name w:val="Title"/>
    <w:basedOn w:val="Normal"/>
    <w:pPr>
      <w:keepNext/>
      <w:spacing w:before="100" w:after="180"/>
    </w:pPr>
    <w:rPr>
      <w:b/>
      <w:sz w:val="40"/>
    </w:rPr>
  </w:style>
  <w:style w:type="paragraph" w:styleId="Label">
    <w:name w:val="Label"/>
    <w:basedOn w:val="Normal"/>
    <w:pPr>
      <w:keepNext/>
    </w:pPr>
    <w:rPr>
      <w:rFonts w:ascii="Arial" w:hAnsi="Arial"/>
      <w:sz w:val="17"/>
    </w:rPr>
  </w:style>
  <w:style w:type="paragraph" w:styleId="Authors">
    <w:name w:val="Authors"/>
    <w:basedOn w:val="Normal"/>
    <w:pPr>
      <w:keepNext/>
    </w:pPr>
    <w:rPr>
      <w:sz w:val="23"/>
    </w:rPr>
  </w:style>
  <w:style w:type="paragraph" w:styleId="Small">
    <w:name w:val="Small"/>
    <w:basedOn w:val="Normal"/>
    <w:pPr>
      <w:spacing w:after="100"/>
    </w:pPr>
    <w:rPr>
      <w:sz w:val="18"/>
    </w:rPr>
  </w:style>
  <w:style w:type="paragraph" w:styleId="Summary">
    <w:name w:val="Summary"/>
    <w:basedOn w:val="Normal"/>
    <w:pPr>
      <w:spacing w:before="100" w:after="180"/>
    </w:pPr>
    <w:rPr>
      <w:b/>
    </w:rPr>
  </w:style>
  <w:style w:type="paragraph" w:styleId="Heading1">
    <w:name w:val="Heading1"/>
    <w:basedOn w:val="Normal"/>
    <w:pPr>
      <w:keepNext/>
      <w:spacing w:before="160" w:after="80"/>
      <w:outlineLvl w:val="0"/>
    </w:pPr>
    <w:rPr>
      <w:b/>
      <w:sz w:val="24"/>
    </w:rPr>
  </w:style>
  <w:style w:type="paragraph" w:styleId="TableText">
    <w:name w:val="TableText"/>
    <w:basedOn w:val="Normal"/>
    <w:pPr>
      <w:spacing w:before="60" w:after="60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