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pPr>
        <w:pStyle w:val="Label"/>
      </w:pPr>
      <w:r>
        <w:rPr/>
        <w:t xml:space="preserve">RESEARCH ARTICLE  |  SYNTHETIC DEMONSTRATION</w:t>
      </w:r>
    </w:p>
    <w:p>
      <w:pPr>
        <w:pStyle w:val="Title"/>
      </w:pPr>
      <w:r>
        <w:rPr/>
        <w:t xml:space="preserve">Buffered signals stabilize a synthetic gene circuit</w:t>
      </w:r>
    </w:p>
    <w:p>
      <w:pPr>
        <w:pStyle w:val="Authors"/>
      </w:pPr>
      <w:r>
        <w:rPr/>
        <w:t xml:space="preserve">Alex Example¹ &amp; Rowan Demo¹</w:t>
      </w:r>
    </w:p>
    <w:p>
      <w:pPr>
        <w:pStyle w:val="Small"/>
      </w:pPr>
      <w:r>
        <w:rPr/>
        <w:t xml:space="preserve">¹Example Institute for Synthetic Systems, Fictional City. All data are simulated.</w:t>
      </w:r>
    </w:p>
    <w:p>
      <w:pPr>
        <w:pStyle w:val="Summary"/>
      </w:pPr>
      <w:r>
        <w:rPr/>
        <w:t xml:space="preserve">Cellular responses depend on both signal strength and temporal variability. </w:t>
      </w:r>
      <w:r>
        <w:rPr/>
        <w:t xml:space="preserve">Here we show, in a synthetic model, that a buffering step </w:t>
      </w:r>
      <w:del w:id="1" w:author="Demo Editor" w:date="2026-01-01T12:00:00Z">
        <w:r>
          <w:rPr/>
          <w:delText xml:space="preserve">slightly improves</w:delText>
        </w:r>
      </w:del>
      <w:ins w:id="2" w:author="Demo Editor" w:date="2026-01-01T12:00:00Z">
        <w:r>
          <w:rPr/>
          <w:t xml:space="preserve">reduces variability in</w:t>
        </w:r>
      </w:ins>
      <w:r>
        <w:rPr/>
        <w:t xml:space="preserve"> the response of a minimal gene circuit. We compare </w:t>
      </w:r>
      <w:del w:id="3" w:author="Demo Editor" w:date="2026-01-01T12:00:00Z">
        <w:r>
          <w:rPr/>
          <w:delText xml:space="preserve">24</w:delText>
        </w:r>
      </w:del>
      <w:ins w:id="4" w:author="Demo Editor" w:date="2026-01-01T12:00:00Z">
        <w:r>
          <w:rPr/>
          <w:t xml:space="preserve">48</w:t>
        </w:r>
      </w:ins>
      <w:r>
        <w:rPr/>
        <w:t xml:space="preserve"> simulated trajectories and retain the same mean input in each condition. </w:t>
      </w:r>
      <w:ins w:id="5" w:author="Demo Editor" w:date="2026-01-01T12:00:00Z">
        <w:r>
          <w:rPr/>
          <w:t xml:space="preserve">The effect persists across two independent parameter settings. </w:t>
        </w:r>
      </w:ins>
      <w:r>
        <w:rPr/>
        <w:t xml:space="preserve">This miniature manuscript demonstrates revision handling; it reports no experimental discovery.</w:t>
      </w:r>
    </w:p>
    <w:p>
      <w:pPr>
        <w:pStyle w:val="Normal"/>
      </w:pPr>
      <w:r>
        <w:rPr/>
        <w:t xml:space="preserve">Synthetic circuits provide a controlled setting for studying variation</w:t>
      </w:r>
      <w:r>
        <w:fldChar w:fldCharType="begin"/>
      </w:r>
      <w:r>
        <w:instrText xml:space="preserve"> ADDIN ZOTERO_ITEM CSL_CITATION {"citationID":"demo-1","citationItems":[]} </w:instrText>
      </w:r>
      <w:r>
        <w:fldChar w:fldCharType="separate"/>
      </w:r>
      <w:r>
        <w:rPr>
          <w:vertAlign w:val="superscript"/>
        </w:rPr>
        <w:t xml:space="preserve">1</w:t>
      </w:r>
      <w:r>
        <w:fldChar w:fldCharType="end"/>
      </w:r>
      <w:r>
        <w:rPr/>
        <w:t xml:space="preserve">. In this demonstration, all observations are generated from a fixed numerical sequence. </w:t>
      </w:r>
      <w:del w:id="6" w:author="Demo Editor" w:date="2026-01-01T12:00:00Z">
        <w:r>
          <w:rPr/>
          <w:delText xml:space="preserve">The circuit was measured in living cells. </w:delText>
        </w:r>
      </w:del>
      <w:r>
        <w:rPr/>
        <w:t xml:space="preserve">No patient, animal or unpublished research data are used.</w:t>
      </w:r>
    </w:p>
    <w:p>
      <w:pPr>
        <w:pStyle w:val="Heading1"/>
      </w:pPr>
      <w:r>
        <w:rPr/>
        <w:t xml:space="preserve">Buffering reduces response variability</w:t>
      </w:r>
    </w:p>
    <w:p>
      <w:pPr>
        <w:pStyle w:val="Normal"/>
      </w:pPr>
      <w:r>
        <w:rPr/>
        <w:t xml:space="preserve">The baseline coefficient of variation was </w:t>
      </w:r>
      <w:del w:id="7" w:author="Demo Editor" w:date="2026-01-01T12:00:00Z">
        <w:r>
          <w:rPr/>
          <w:delText xml:space="preserve">0.42</w:delText>
        </w:r>
      </w:del>
      <w:ins w:id="8" w:author="Demo Editor" w:date="2026-01-01T12:00:00Z">
        <w:r>
          <w:rPr/>
          <w:t xml:space="preserve">0.38</w:t>
        </w:r>
      </w:ins>
      <w:r>
        <w:rPr/>
        <w:t xml:space="preserve">, compared with 0.21 after buffering (Table 1). </w:t>
      </w:r>
      <w:ins w:id="9" w:author="Demo Editor" w:date="2026-01-01T12:00:00Z">
        <w:r>
          <w:rPr/>
          <w:t xml:space="preserve">The mean response remained approximately constant. </w:t>
        </w:r>
      </w:ins>
      <w:r>
        <w:rPr/>
        <w:t xml:space="preserve">These illustrative values are chosen to make replacements and insertions easy to inspect.</w:t>
      </w:r>
    </w:p>
    <w:p>
      <w:pPr>
        <w:pStyle w:val="Normal"/>
      </w:pPr>
      <w:r>
        <w:rPr/>
        <w:t xml:space="preserve">We summarize variation as </w:t>
      </w:r>
      <m:oMath>
        <m:r>
          <m:t>CV = </m:t>
        </m:r>
        <m:f>
          <m:fPr>
            <m:type m:val="bar"/>
          </m:fPr>
          <m:num>
            <m:r>
              <m:t>σ</m:t>
            </m:r>
          </m:num>
          <m:den>
            <m:r>
              <m:t>μ</m:t>
            </m:r>
          </m:den>
        </m:f>
      </m:oMath>
      <w:r>
        <w:rPr/>
        <w:t xml:space="preserve">, where σ and μ denote the standard deviation and mean.</w:t>
      </w:r>
    </w:p>
    <w:p>
      <w:pPr>
        <w:pStyle w:val="Heading1"/>
      </w:pPr>
      <w:r>
        <w:rPr/>
        <w:t xml:space="preserve">References</w:t>
      </w:r>
    </w:p>
    <w:p>
      <w:pPr>
        <w:pStyle w:val="Small"/>
      </w:pPr>
      <w:r>
        <w:rPr/>
        <w:t xml:space="preserve">1. Example, A. &amp; Demo, R. A minimal model of buffered signals. Synthetic reference for software testing (2026).</w:t>
      </w:r>
    </w:p>
    <w:p>
      <w:pPr>
        <w:pStyle w:val="Heading1"/>
      </w:pPr>
      <w:r>
        <w:rPr/>
        <w:t xml:space="preserve">Table 1 | Illustrative response statistics</w:t>
      </w:r>
    </w:p>
    <w:tbl>
      <w:tblPr>
        <w:tblW w:w="0" w:type="auto"/>
        <w:tblBorders>
          <w:top w:val="single" w:sz="6" w:color="B8B8B8"/>
          <w:bottom w:val="single" w:sz="6" w:color="B8B8B8"/>
          <w:insideH w:val="single" w:sz="6" w:color="B8B8B8"/>
        </w:tblBorders>
      </w:tblPr>
      <w:tblGrid>
        <w:gridCol w:w="2300"/>
        <w:gridCol w:w="2300"/>
        <w:gridCol w:w="2300"/>
        <w:gridCol w:w="2300"/>
      </w:tblGrid>
      <w:tr>
        <w:tc>
          <w:tcPr>
            <w:tcW w:w="2300" w:type="dxa"/>
          </w:tcPr>
          <w:p>
            <w:pPr>
              <w:pStyle w:val="TableText"/>
            </w:pPr>
            <w:r>
              <w:rPr>
                <w:b/>
              </w:rPr>
              <w:t xml:space="preserve">Condition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rPr>
                <w:b/>
              </w:rPr>
              <w:t xml:space="preserve">Trajectories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rPr>
                <w:b/>
              </w:rPr>
              <w:t xml:space="preserve">Mean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rPr>
                <w:b/>
              </w:rPr>
              <w:t xml:space="preserve">CV</w:t>
            </w:r>
          </w:p>
        </w:tc>
      </w:tr>
      <w:tr>
        <w:tc>
          <w:tcPr>
            <w:tcW w:w="2300" w:type="dxa"/>
          </w:tcPr>
          <w:p>
            <w:pPr>
              <w:pStyle w:val="TableText"/>
            </w:pPr>
            <w:r>
              <w:rPr/>
              <w:t xml:space="preserve">Baseline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rPr/>
              <w:t xml:space="preserve">48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rPr/>
              <w:t xml:space="preserve">1.00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rPr/>
              <w:t xml:space="preserve">0.38</w:t>
            </w:r>
          </w:p>
        </w:tc>
      </w:tr>
      <w:tr>
        <w:tc>
          <w:tcPr>
            <w:tcW w:w="2300" w:type="dxa"/>
          </w:tcPr>
          <w:p>
            <w:pPr>
              <w:pStyle w:val="TableText"/>
            </w:pPr>
            <w:r>
              <w:rPr/>
              <w:t xml:space="preserve">Buffered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rPr/>
              <w:t xml:space="preserve">48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rPr/>
              <w:t xml:space="preserve">1.02</w:t>
            </w:r>
          </w:p>
        </w:tc>
        <w:tc>
          <w:tcPr>
            <w:tcW w:w="2300" w:type="dxa"/>
          </w:tcPr>
          <w:p>
            <w:pPr>
              <w:pStyle w:val="TableText"/>
            </w:pPr>
            <w:del w:id="10" w:author="Demo Editor" w:date="2026-01-01T12:00:00Z">
              <w:r>
                <w:rPr/>
                <w:delText xml:space="preserve">0.25</w:delText>
              </w:r>
            </w:del>
            <w:ins w:id="11" w:author="Demo Editor" w:date="2026-01-01T12:00:00Z">
              <w:r>
                <w:rPr/>
                <w:t xml:space="preserve">0.21</w:t>
              </w:r>
            </w:ins>
          </w:p>
        </w:tc>
      </w:tr>
    </w:tbl>
    <w:p>
      <w:pPr>
        <w:pStyle w:val="Small"/>
      </w:pPr>
      <w:r>
        <w:rPr/>
        <w:t xml:space="preserve">Values are synthetic and are not evidence for a biological effect.</w:t>
      </w:r>
    </w:p>
    <w:p>
      <w:pPr>
        <w:pStyle w:val="Normal"/>
      </w:pPr>
      <w:r>
        <w:br w:type="page"/>
      </w:r>
    </w:p>
    <w:p>
      <w:pPr>
        <w:pStyle w:val="Heading1"/>
      </w:pPr>
      <w:r>
        <w:rPr/>
        <w:t xml:space="preserve">Methods</w:t>
      </w:r>
    </w:p>
    <w:p>
      <w:pPr>
        <w:pStyle w:val="Normal"/>
      </w:pPr>
      <w:r>
        <w:rPr>
          <w:b/>
        </w:rPr>
        <w:t xml:space="preserve">Simulation design. </w:t>
      </w:r>
      <w:r>
        <w:rPr/>
        <w:t xml:space="preserve">Two fixed sets of synthetic trajectories represent baseline and buffered responses. </w:t>
      </w:r>
      <w:del w:id="12" w:author="Demo Editor" w:date="2026-01-01T12:00:00Z">
        <w:r>
          <w:rPr/>
          <w:delText xml:space="preserve">A random sample was selected for analysis. </w:delText>
        </w:r>
      </w:del>
      <w:ins w:id="13" w:author="Demo Editor" w:date="2026-01-01T12:00:00Z">
        <w:r>
          <w:rPr/>
          <w:t xml:space="preserve">Every trajectory was included in the summary. </w:t>
        </w:r>
      </w:ins>
      <w:r>
        <w:rPr/>
        <w:t xml:space="preserve">The example deliberately contains ordinary replacements, adjacent revisions, a revised table cell, an OMML fraction and editable Word fields.</w:t>
      </w:r>
    </w:p>
    <w:p>
      <w:pPr>
        <w:pStyle w:val="Heading1"/>
      </w:pPr>
      <w:r>
        <w:rPr/>
        <w:t xml:space="preserve">Data availability</w:t>
      </w:r>
    </w:p>
    <w:p>
      <w:pPr>
        <w:pStyle w:val="Normal"/>
      </w:pPr>
      <w:r>
        <w:rPr/>
        <w:t xml:space="preserve">All values are fabricated for this software example. No external dataset is required.</w:t>
      </w:r>
    </w:p>
    <w:p>
      <w:pPr>
        <w:pStyle w:val="Heading1"/>
      </w:pPr>
      <w:r>
        <w:rPr/>
        <w:t xml:space="preserve">Code availability</w:t>
      </w:r>
    </w:p>
    <w:p>
      <w:pPr>
        <w:pStyle w:val="Normal"/>
      </w:pPr>
      <w:r>
        <w:rPr/>
        <w:t xml:space="preserve">The converter is available at </w:t>
      </w:r>
      <w:r>
        <w:fldChar w:fldCharType="begin"/>
      </w:r>
      <w:r>
        <w:instrText xml:space="preserve"> HYPERLINK "https://github.com/lzj1769/docx-color-cli" \h </w:instrText>
      </w:r>
      <w:r>
        <w:fldChar w:fldCharType="separate"/>
      </w:r>
      <w:r>
        <w:rPr>
          <w:u w:val="single"/>
        </w:rPr>
        <w:t xml:space="preserve">github.com/lzj1769/docx-color-cli</w:t>
      </w:r>
      <w:r>
        <w:fldChar w:fldCharType="end"/>
      </w:r>
      <w:r>
        <w:rPr/>
        <w:t xml:space="preserve">.</w:t>
      </w:r>
    </w:p>
    <w:p>
      <w:pPr>
        <w:pStyle w:val="Heading1"/>
      </w:pPr>
      <w:r>
        <w:rPr/>
        <w:t xml:space="preserve">Acknowledgements</w:t>
      </w:r>
    </w:p>
    <w:p>
      <w:pPr>
        <w:pStyle w:val="Normal"/>
      </w:pPr>
      <w:r>
        <w:rPr/>
        <w:t xml:space="preserve">This example was created for the docx-color-cli README.</w:t>
      </w:r>
    </w:p>
    <w:p>
      <w:pPr>
        <w:pStyle w:val="Heading1"/>
      </w:pPr>
      <w:r>
        <w:rPr/>
        <w:t xml:space="preserve">Author contributions</w:t>
      </w:r>
    </w:p>
    <w:p>
      <w:pPr>
        <w:pStyle w:val="Normal"/>
      </w:pPr>
      <w:r>
        <w:rPr/>
        <w:t xml:space="preserve">A.E. and R.D. are fictional names used only in this demonstration.</w:t>
      </w:r>
    </w:p>
    <w:p>
      <w:pPr>
        <w:pStyle w:val="Heading1"/>
      </w:pPr>
      <w:r>
        <w:rPr/>
        <w:t xml:space="preserve">Competing interests</w:t>
      </w:r>
    </w:p>
    <w:p>
      <w:pPr>
        <w:pStyle w:val="Normal"/>
      </w:pPr>
      <w:r>
        <w:rPr/>
        <w:t xml:space="preserve">This is not a published paper or an official Nature template.</w:t>
      </w:r>
    </w:p>
    <w:sectPr>
      <w:pgSz w:w="11906" w:h="16838"/>
      <w:pgMar w:top="850" w:right="1000" w:bottom="850" w:left="1000" w:header="400" w:footer="400"/>
    </w:sectPr>
  </w:body>
</w:document>
</file>

<file path=word/settings.xml><?xml version="1.0" encoding="utf-8"?>
<w:settings xmlns:w="http://schemas.openxmlformats.org/wordprocessingml/2006/main">
  <w:revisionView w:markup="1" w:insDel="1"/>
  <w:trackRevisions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  <w:pPrDefault>
      <w:pPr>
        <w:spacing w:after="120" w:line="264" w:lineRule="auto"/>
      </w:pPr>
    </w:pPrDefault>
  </w:docDefaults>
  <w:style w:type="paragraph" w:styleId="Normal" w:default="1">
    <w:name w:val="Normal"/>
    <w:pPr/>
    <w:rPr/>
  </w:style>
  <w:style w:type="paragraph" w:styleId="Title">
    <w:name w:val="Title"/>
    <w:basedOn w:val="Normal"/>
    <w:pPr>
      <w:keepNext/>
      <w:spacing w:before="100" w:after="180"/>
    </w:pPr>
    <w:rPr>
      <w:b/>
      <w:sz w:val="40"/>
    </w:rPr>
  </w:style>
  <w:style w:type="paragraph" w:styleId="Label">
    <w:name w:val="Label"/>
    <w:basedOn w:val="Normal"/>
    <w:pPr>
      <w:keepNext/>
    </w:pPr>
    <w:rPr>
      <w:rFonts w:ascii="Arial" w:hAnsi="Arial"/>
      <w:sz w:val="17"/>
    </w:rPr>
  </w:style>
  <w:style w:type="paragraph" w:styleId="Authors">
    <w:name w:val="Authors"/>
    <w:basedOn w:val="Normal"/>
    <w:pPr>
      <w:keepNext/>
    </w:pPr>
    <w:rPr>
      <w:sz w:val="23"/>
    </w:rPr>
  </w:style>
  <w:style w:type="paragraph" w:styleId="Small">
    <w:name w:val="Small"/>
    <w:basedOn w:val="Normal"/>
    <w:pPr>
      <w:spacing w:after="100"/>
    </w:pPr>
    <w:rPr>
      <w:sz w:val="18"/>
    </w:rPr>
  </w:style>
  <w:style w:type="paragraph" w:styleId="Summary">
    <w:name w:val="Summary"/>
    <w:basedOn w:val="Normal"/>
    <w:pPr>
      <w:spacing w:before="100" w:after="180"/>
    </w:pPr>
    <w:rPr>
      <w:b/>
    </w:rPr>
  </w:style>
  <w:style w:type="paragraph" w:styleId="Heading1">
    <w:name w:val="Heading1"/>
    <w:basedOn w:val="Normal"/>
    <w:pPr>
      <w:keepNext/>
      <w:spacing w:before="160" w:after="80"/>
      <w:outlineLvl w:val="0"/>
    </w:pPr>
    <w:rPr>
      <w:b/>
      <w:sz w:val="24"/>
    </w:rPr>
  </w:style>
  <w:style w:type="paragraph" w:styleId="TableText">
    <w:name w:val="TableText"/>
    <w:basedOn w:val="Normal"/>
    <w:pPr>
      <w:spacing w:before="60" w:after="60"/>
    </w:pPr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